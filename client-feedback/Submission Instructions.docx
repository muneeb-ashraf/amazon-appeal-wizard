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2988B" w14:textId="77777777" w:rsidR="00745CE7" w:rsidRPr="00745CE7" w:rsidRDefault="00745CE7" w:rsidP="00745CE7">
      <w:pPr>
        <w:rPr>
          <w:b/>
          <w:bCs/>
        </w:rPr>
      </w:pPr>
      <w:r w:rsidRPr="00745CE7">
        <w:rPr>
          <w:b/>
          <w:bCs/>
        </w:rPr>
        <w:t>Submission Instructions</w:t>
      </w:r>
    </w:p>
    <w:p w14:paraId="2F23049C" w14:textId="77777777" w:rsidR="00745CE7" w:rsidRPr="00745CE7" w:rsidRDefault="00745CE7" w:rsidP="00745CE7">
      <w:r w:rsidRPr="00745CE7">
        <w:t>Follow these steps carefully to submit your appeal to Amazon Seller Performance:</w:t>
      </w:r>
    </w:p>
    <w:p w14:paraId="6D748EAA" w14:textId="77777777" w:rsidR="00745CE7" w:rsidRPr="00745CE7" w:rsidRDefault="00745CE7" w:rsidP="00745CE7">
      <w:pPr>
        <w:numPr>
          <w:ilvl w:val="0"/>
          <w:numId w:val="1"/>
        </w:numPr>
      </w:pPr>
      <w:r w:rsidRPr="00745CE7">
        <w:rPr>
          <w:b/>
          <w:bCs/>
        </w:rPr>
        <w:t>1Copy or Download:</w:t>
      </w:r>
      <w:r w:rsidRPr="00745CE7">
        <w:t> Use the buttons above to copy your appeal text or download it as a formatted PDF document.</w:t>
      </w:r>
    </w:p>
    <w:p w14:paraId="2B92003A" w14:textId="77777777" w:rsidR="00745CE7" w:rsidRPr="00745CE7" w:rsidRDefault="00745CE7" w:rsidP="00745CE7">
      <w:pPr>
        <w:numPr>
          <w:ilvl w:val="0"/>
          <w:numId w:val="1"/>
        </w:numPr>
      </w:pPr>
      <w:r w:rsidRPr="00745CE7">
        <w:rPr>
          <w:b/>
          <w:bCs/>
        </w:rPr>
        <w:t>2Access Seller Central:</w:t>
      </w:r>
      <w:r w:rsidRPr="00745CE7">
        <w:t> Log in to your Amazon Seller Central account at sellercentral.amazon.com</w:t>
      </w:r>
    </w:p>
    <w:p w14:paraId="2991A570" w14:textId="293E3CFA" w:rsidR="00CA0E05" w:rsidRPr="00745CE7" w:rsidRDefault="00745CE7" w:rsidP="00CA0E05">
      <w:pPr>
        <w:numPr>
          <w:ilvl w:val="0"/>
          <w:numId w:val="1"/>
        </w:numPr>
      </w:pPr>
      <w:r w:rsidRPr="00745CE7">
        <w:rPr>
          <w:b/>
          <w:bCs/>
        </w:rPr>
        <w:t>3Navigate to Appeals:</w:t>
      </w:r>
      <w:r w:rsidRPr="00745CE7">
        <w:t> Go to </w:t>
      </w:r>
      <w:r w:rsidRPr="00745CE7">
        <w:rPr>
          <w:b/>
          <w:bCs/>
        </w:rPr>
        <w:t>Performance → Account Health → Appeals</w:t>
      </w:r>
      <w:r w:rsidRPr="00745CE7">
        <w:t> or check your Performance Notifications</w:t>
      </w:r>
      <w:r w:rsidR="00CA0E05">
        <w:t xml:space="preserve">.  </w:t>
      </w:r>
      <w:ins w:id="0" w:author="Kenneth Eade" w:date="2025-11-11T11:11:00Z" w16du:dateUtc="2025-11-11T10:11:00Z">
        <w:r w:rsidR="00CA0E05">
          <w:t xml:space="preserve">If this option is not available to you, open a case with Seller Support and submit the POA as an </w:t>
        </w:r>
        <w:proofErr w:type="gramStart"/>
        <w:r w:rsidR="00CA0E05">
          <w:t>attachment .</w:t>
        </w:r>
      </w:ins>
      <w:proofErr w:type="gramEnd"/>
    </w:p>
    <w:p w14:paraId="2215B5DB" w14:textId="5D7D8DC0" w:rsidR="00745CE7" w:rsidRPr="00745CE7" w:rsidRDefault="00745CE7" w:rsidP="00745CE7">
      <w:pPr>
        <w:numPr>
          <w:ilvl w:val="0"/>
          <w:numId w:val="1"/>
        </w:numPr>
      </w:pPr>
      <w:r w:rsidRPr="00745CE7">
        <w:rPr>
          <w:b/>
          <w:bCs/>
        </w:rPr>
        <w:t>4Paste Your Appeal:</w:t>
      </w:r>
      <w:r w:rsidRPr="00745CE7">
        <w:t> Copy your appeal letter and paste it into the appropriate text field provided by Amazon</w:t>
      </w:r>
    </w:p>
    <w:p w14:paraId="35EE5AB7" w14:textId="77777777" w:rsidR="00745CE7" w:rsidRPr="00745CE7" w:rsidRDefault="00745CE7" w:rsidP="00745CE7">
      <w:pPr>
        <w:numPr>
          <w:ilvl w:val="0"/>
          <w:numId w:val="1"/>
        </w:numPr>
      </w:pPr>
      <w:r w:rsidRPr="00745CE7">
        <w:rPr>
          <w:b/>
          <w:bCs/>
        </w:rPr>
        <w:t>5Attach Documents:</w:t>
      </w:r>
      <w:r w:rsidRPr="00745CE7">
        <w:t> Upload all supporting documents you prepared (invoices, certificates, IDs, etc.) as required by your suspension notice</w:t>
      </w:r>
    </w:p>
    <w:p w14:paraId="141AF540" w14:textId="77777777" w:rsidR="00745CE7" w:rsidRPr="00745CE7" w:rsidRDefault="00745CE7" w:rsidP="00745CE7">
      <w:pPr>
        <w:numPr>
          <w:ilvl w:val="0"/>
          <w:numId w:val="1"/>
        </w:numPr>
      </w:pPr>
      <w:r w:rsidRPr="00745CE7">
        <w:rPr>
          <w:b/>
          <w:bCs/>
        </w:rPr>
        <w:t>6Submit &amp; Monitor:</w:t>
      </w:r>
      <w:r w:rsidRPr="00745CE7">
        <w:t> Submit your appeal and monitor your email for Amazon's response. Typical response time is 24-48 hours, though complex cases may take longer</w:t>
      </w:r>
    </w:p>
    <w:p w14:paraId="5AD1BD00" w14:textId="77777777" w:rsidR="00505978" w:rsidRDefault="00505978"/>
    <w:sectPr w:rsidR="00505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E695E"/>
    <w:multiLevelType w:val="multilevel"/>
    <w:tmpl w:val="23025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06996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Kenneth Eade">
    <w15:presenceInfo w15:providerId="Windows Live" w15:userId="fe292e49bdfe6a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E7"/>
    <w:rsid w:val="000B51F9"/>
    <w:rsid w:val="001B789D"/>
    <w:rsid w:val="00357FB8"/>
    <w:rsid w:val="00505978"/>
    <w:rsid w:val="006133AB"/>
    <w:rsid w:val="00745CE7"/>
    <w:rsid w:val="00A478FF"/>
    <w:rsid w:val="00CA0E05"/>
    <w:rsid w:val="00CF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51CF71"/>
  <w15:chartTrackingRefBased/>
  <w15:docId w15:val="{C6558EBE-F6F4-C840-88C9-26634188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C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E7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A0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55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Eade</dc:creator>
  <cp:keywords/>
  <dc:description/>
  <cp:lastModifiedBy>Kenneth Eade</cp:lastModifiedBy>
  <cp:revision>2</cp:revision>
  <dcterms:created xsi:type="dcterms:W3CDTF">2025-11-11T10:10:00Z</dcterms:created>
  <dcterms:modified xsi:type="dcterms:W3CDTF">2025-11-11T10:12:00Z</dcterms:modified>
</cp:coreProperties>
</file>