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14E6D" w14:textId="6715E155" w:rsidR="00505978" w:rsidRDefault="00D13E80">
      <w:r>
        <w:t>INAUTHENTIC</w:t>
      </w:r>
    </w:p>
    <w:p w14:paraId="3852B0E0" w14:textId="77777777" w:rsidR="00D13E80" w:rsidRDefault="00D13E80"/>
    <w:p w14:paraId="72E127F6" w14:textId="389947E0" w:rsidR="00D13E80" w:rsidRDefault="00D13E80">
      <w:pPr>
        <w:rPr>
          <w:ins w:id="0" w:author="Kenneth Eade" w:date="2025-11-11T10:52:00Z" w16du:dateUtc="2025-11-11T09:52:00Z"/>
        </w:rPr>
      </w:pPr>
      <w:r>
        <w:t>CORRECTIVE ACTIONS:</w:t>
      </w:r>
    </w:p>
    <w:p w14:paraId="79D039F7" w14:textId="77777777" w:rsidR="005B524A" w:rsidRDefault="005B524A">
      <w:pPr>
        <w:rPr>
          <w:ins w:id="1" w:author="Kenneth Eade" w:date="2025-11-11T10:52:00Z" w16du:dateUtc="2025-11-11T09:52:00Z"/>
        </w:rPr>
      </w:pPr>
    </w:p>
    <w:p w14:paraId="32A1FA46" w14:textId="77777777" w:rsidR="005B524A" w:rsidRDefault="005B524A">
      <w:pPr>
        <w:rPr>
          <w:ins w:id="2" w:author="Kenneth Eade" w:date="2025-11-11T10:52:00Z" w16du:dateUtc="2025-11-11T09:52:00Z"/>
        </w:rPr>
      </w:pPr>
    </w:p>
    <w:p w14:paraId="41F6BEE2" w14:textId="77777777" w:rsidR="005B524A" w:rsidRDefault="005B524A"/>
    <w:p w14:paraId="713BB1CA" w14:textId="77777777" w:rsidR="00D13E80" w:rsidRDefault="00D13E80"/>
    <w:p w14:paraId="24C06A44" w14:textId="77777777" w:rsidR="00D13E80" w:rsidRPr="00D13E80" w:rsidRDefault="00D13E80" w:rsidP="00D13E80">
      <w:r w:rsidRPr="00D13E80">
        <w:br/>
        <w:t>What immediate actions have you ALREADY completed? Select all that apply.</w:t>
      </w:r>
    </w:p>
    <w:p w14:paraId="04B96D3A" w14:textId="77777777" w:rsidR="00D13E80" w:rsidRPr="00D13E80" w:rsidRDefault="00D13E80" w:rsidP="00D13E80">
      <w:r w:rsidRPr="00D13E80">
        <w:t>I have permanently deleted the flagged ASINs from my inventory and listings</w:t>
      </w:r>
    </w:p>
    <w:p w14:paraId="589FF83A" w14:textId="77777777" w:rsidR="00D13E80" w:rsidRPr="00D13E80" w:rsidRDefault="00D13E80" w:rsidP="00D13E80">
      <w:r w:rsidRPr="00D13E80">
        <w:t>I have resolved the issue with the complaining customer (e.g., processed a full refund)</w:t>
      </w:r>
    </w:p>
    <w:p w14:paraId="0C029EB8" w14:textId="77777777" w:rsidR="00D13E80" w:rsidRPr="00D13E80" w:rsidRDefault="00D13E80" w:rsidP="00D13E80">
      <w:r w:rsidRPr="00D13E80">
        <w:t>I have conducted a complete audit of all my active and inactive listings</w:t>
      </w:r>
    </w:p>
    <w:p w14:paraId="5B8F9D8F" w14:textId="77777777" w:rsidR="00D13E80" w:rsidRPr="00D13E80" w:rsidRDefault="00D13E80" w:rsidP="00D13E80">
      <w:r w:rsidRPr="00D13E80">
        <w:t>I have carefully read and reviewed all relevant Amazon policies</w:t>
      </w:r>
    </w:p>
    <w:p w14:paraId="2F9C50F0" w14:textId="77777777" w:rsidR="00D13E80" w:rsidRPr="00D13E80" w:rsidRDefault="00D13E80" w:rsidP="00D13E80">
      <w:r w:rsidRPr="00D13E80">
        <w:t>I have retrained my team on Amazon's policies and listing accuracy</w:t>
      </w:r>
    </w:p>
    <w:p w14:paraId="1AD9E6CC" w14:textId="77777777" w:rsidR="00D13E80" w:rsidRPr="00D13E80" w:rsidRDefault="00D13E80" w:rsidP="00D13E80">
      <w:r w:rsidRPr="00D13E80">
        <w:t xml:space="preserve">I have ceased sourcing from the unverified/retail supplier (e.g., Walmart, </w:t>
      </w:r>
      <w:proofErr w:type="spellStart"/>
      <w:r w:rsidRPr="00D13E80">
        <w:t>TJMaxx</w:t>
      </w:r>
      <w:proofErr w:type="spellEnd"/>
      <w:r w:rsidRPr="00D13E80">
        <w:t>)</w:t>
      </w:r>
    </w:p>
    <w:p w14:paraId="3477F142" w14:textId="797AB002" w:rsidR="00D13E80" w:rsidRPr="00D13E80" w:rsidRDefault="00D13E80" w:rsidP="00D13E80">
      <w:r w:rsidRPr="00D13E80">
        <w:t xml:space="preserve">I have provided </w:t>
      </w:r>
      <w:ins w:id="3" w:author="Kenneth Eade" w:date="2025-11-11T10:42:00Z" w16du:dateUtc="2025-11-11T09:42:00Z">
        <w:r>
          <w:t xml:space="preserve">invoices or </w:t>
        </w:r>
      </w:ins>
      <w:r w:rsidRPr="00D13E80">
        <w:t>retail receipts to verify the source of the products</w:t>
      </w:r>
    </w:p>
    <w:p w14:paraId="786F3FF3" w14:textId="77777777" w:rsidR="00D13E80" w:rsidRPr="00D13E80" w:rsidRDefault="00D13E80" w:rsidP="00D13E80">
      <w:r w:rsidRPr="00D13E80">
        <w:t>I have retained legal counsel to contact the rights owner</w:t>
      </w:r>
    </w:p>
    <w:p w14:paraId="5EF53859" w14:textId="77777777" w:rsidR="00D13E80" w:rsidRDefault="00D13E80" w:rsidP="00D13E80">
      <w:pPr>
        <w:rPr>
          <w:ins w:id="4" w:author="Kenneth Eade" w:date="2025-11-11T10:46:00Z" w16du:dateUtc="2025-11-11T09:46:00Z"/>
        </w:rPr>
      </w:pPr>
      <w:r w:rsidRPr="00D13E80">
        <w:t>I have submitted a valid Letter of Authorization (LOA) from my supplier</w:t>
      </w:r>
    </w:p>
    <w:p w14:paraId="06E86093" w14:textId="33E70230" w:rsidR="00D13E80" w:rsidRPr="00D13E80" w:rsidRDefault="00D13E80" w:rsidP="00D13E80">
      <w:ins w:id="5" w:author="Kenneth Eade" w:date="2025-11-11T10:46:00Z" w16du:dateUtc="2025-11-11T09:46:00Z">
        <w:r>
          <w:t xml:space="preserve">I have reviewed Amazon’s Business Solutions Agreement and selling policies (this should be in all </w:t>
        </w:r>
        <w:proofErr w:type="gramStart"/>
        <w:r>
          <w:t>seller</w:t>
        </w:r>
        <w:proofErr w:type="gramEnd"/>
        <w:r>
          <w:t xml:space="preserve"> corre</w:t>
        </w:r>
      </w:ins>
      <w:ins w:id="6" w:author="Kenneth Eade" w:date="2025-11-11T10:47:00Z" w16du:dateUtc="2025-11-11T09:47:00Z">
        <w:r>
          <w:t>ctive actions except KDP, ACX, Relay, Merch, which are all different agreements)</w:t>
        </w:r>
      </w:ins>
    </w:p>
    <w:p w14:paraId="007F9DE8" w14:textId="77777777" w:rsidR="00D13E80" w:rsidRPr="00D13E80" w:rsidRDefault="00D13E80" w:rsidP="00D13E80">
      <w:r w:rsidRPr="00D13E80">
        <w:t>Additional Corrective Action Details (Optional)</w:t>
      </w:r>
    </w:p>
    <w:p w14:paraId="6B573C42" w14:textId="77777777" w:rsidR="00D13E80" w:rsidRDefault="00D13E80">
      <w:pPr>
        <w:rPr>
          <w:ins w:id="7" w:author="Kenneth Eade" w:date="2025-11-11T10:42:00Z" w16du:dateUtc="2025-11-11T09:42:00Z"/>
        </w:rPr>
      </w:pPr>
    </w:p>
    <w:p w14:paraId="07B36556" w14:textId="77777777" w:rsidR="00D13E80" w:rsidRPr="00D13E80" w:rsidRDefault="00D13E80" w:rsidP="00D13E80">
      <w:pPr>
        <w:rPr>
          <w:ins w:id="8" w:author="Kenneth Eade" w:date="2025-11-11T10:43:00Z"/>
          <w:b/>
          <w:bCs/>
        </w:rPr>
      </w:pPr>
      <w:ins w:id="9" w:author="Kenneth Eade" w:date="2025-11-11T10:43:00Z">
        <w:r w:rsidRPr="00D13E80">
          <w:rPr>
            <w:b/>
            <w:bCs/>
          </w:rPr>
          <w:t>Preventive Measures</w:t>
        </w:r>
      </w:ins>
    </w:p>
    <w:p w14:paraId="08433823" w14:textId="77777777" w:rsidR="00D13E80" w:rsidRPr="00D13E80" w:rsidRDefault="00D13E80" w:rsidP="00D13E80">
      <w:pPr>
        <w:rPr>
          <w:ins w:id="10" w:author="Kenneth Eade" w:date="2025-11-11T10:43:00Z"/>
        </w:rPr>
      </w:pPr>
      <w:ins w:id="11" w:author="Kenneth Eade" w:date="2025-11-11T10:43:00Z">
        <w:r w:rsidRPr="00D13E80">
          <w:t>What steps will you take to PREVENT this from happening again?</w:t>
        </w:r>
      </w:ins>
    </w:p>
    <w:p w14:paraId="15CD4A6B" w14:textId="7447019C" w:rsidR="00D13E80" w:rsidRPr="00D13E80" w:rsidRDefault="00D13E80" w:rsidP="00D13E80">
      <w:pPr>
        <w:rPr>
          <w:ins w:id="12" w:author="Kenneth Eade" w:date="2025-11-11T10:43:00Z"/>
          <w:b/>
          <w:bCs/>
        </w:rPr>
      </w:pPr>
      <w:ins w:id="13" w:author="Kenneth Eade" w:date="2025-11-11T10:43:00Z">
        <w:r w:rsidRPr="00D13E80">
          <w:rPr>
            <w:b/>
            <w:bCs/>
          </w:rPr>
          <w:t>Sourcing &amp; Supplier Vetting</w:t>
        </w:r>
      </w:ins>
      <w:ins w:id="14" w:author="Kenneth Eade" w:date="2025-11-11T10:44:00Z" w16du:dateUtc="2025-11-11T09:44:00Z">
        <w:r>
          <w:rPr>
            <w:b/>
            <w:bCs/>
          </w:rPr>
          <w:t xml:space="preserve"> (Don’t use word will)</w:t>
        </w:r>
      </w:ins>
    </w:p>
    <w:p w14:paraId="7FACAB15" w14:textId="6E2BB9A7" w:rsidR="00D13E80" w:rsidRPr="00D13E80" w:rsidRDefault="00D13E80" w:rsidP="00D13E80">
      <w:pPr>
        <w:rPr>
          <w:ins w:id="15" w:author="Kenneth Eade" w:date="2025-11-11T10:43:00Z"/>
        </w:rPr>
      </w:pPr>
      <w:ins w:id="16" w:author="Kenneth Eade" w:date="2025-11-11T10:43:00Z">
        <w:r w:rsidRPr="00D13E80">
          <w:t>I source products only from reputable wholesalers or verified distributors who provide proper documentation</w:t>
        </w:r>
      </w:ins>
    </w:p>
    <w:p w14:paraId="1E2C3805" w14:textId="0F68B066" w:rsidR="00D13E80" w:rsidRPr="00D13E80" w:rsidRDefault="00D13E80" w:rsidP="00D13E80">
      <w:pPr>
        <w:rPr>
          <w:ins w:id="17" w:author="Kenneth Eade" w:date="2025-11-11T10:43:00Z"/>
        </w:rPr>
      </w:pPr>
      <w:ins w:id="18" w:author="Kenneth Eade" w:date="2025-11-11T10:43:00Z">
        <w:r w:rsidRPr="00D13E80">
          <w:t>I no longer use a Retail Arbitrage model</w:t>
        </w:r>
      </w:ins>
    </w:p>
    <w:p w14:paraId="216DE72B" w14:textId="7B2D9ACD" w:rsidR="00D13E80" w:rsidRPr="00D13E80" w:rsidRDefault="00D13E80" w:rsidP="00D13E80">
      <w:pPr>
        <w:rPr>
          <w:ins w:id="19" w:author="Kenneth Eade" w:date="2025-11-11T10:43:00Z"/>
        </w:rPr>
      </w:pPr>
      <w:ins w:id="20" w:author="Kenneth Eade" w:date="2025-11-11T10:43:00Z">
        <w:r w:rsidRPr="00D13E80">
          <w:t>I conduct detailed background checks on new suppliers</w:t>
        </w:r>
      </w:ins>
    </w:p>
    <w:p w14:paraId="104A1DD0" w14:textId="7E19EA53" w:rsidR="00D13E80" w:rsidRPr="00D13E80" w:rsidRDefault="00D13E80" w:rsidP="00D13E80">
      <w:pPr>
        <w:rPr>
          <w:ins w:id="21" w:author="Kenneth Eade" w:date="2025-11-11T10:43:00Z"/>
        </w:rPr>
      </w:pPr>
      <w:ins w:id="22" w:author="Kenneth Eade" w:date="2025-11-11T10:43:00Z">
        <w:r w:rsidRPr="00D13E80">
          <w:t>I request Proforma Invoices to verify company details</w:t>
        </w:r>
      </w:ins>
      <w:ins w:id="23" w:author="Kenneth Eade" w:date="2025-11-11T10:44:00Z" w16du:dateUtc="2025-11-11T09:44:00Z">
        <w:r>
          <w:t xml:space="preserve"> to vet suppliers</w:t>
        </w:r>
      </w:ins>
    </w:p>
    <w:p w14:paraId="06666917" w14:textId="1B5BE1C8" w:rsidR="00D13E80" w:rsidRPr="00D13E80" w:rsidRDefault="00D13E80" w:rsidP="00D13E80">
      <w:pPr>
        <w:rPr>
          <w:ins w:id="24" w:author="Kenneth Eade" w:date="2025-11-11T10:43:00Z"/>
        </w:rPr>
      </w:pPr>
      <w:ins w:id="25" w:author="Kenneth Eade" w:date="2025-11-11T10:43:00Z">
        <w:r w:rsidRPr="00D13E80">
          <w:t>I conduct test buys of new products from potential suppliers</w:t>
        </w:r>
      </w:ins>
    </w:p>
    <w:p w14:paraId="21DA577F" w14:textId="2B7A2C58" w:rsidR="00D13E80" w:rsidRPr="00D13E80" w:rsidRDefault="00D13E80" w:rsidP="00D13E80">
      <w:pPr>
        <w:rPr>
          <w:ins w:id="26" w:author="Kenneth Eade" w:date="2025-11-11T10:43:00Z"/>
        </w:rPr>
      </w:pPr>
      <w:ins w:id="27" w:author="Kenneth Eade" w:date="2025-11-11T10:43:00Z">
        <w:r w:rsidRPr="00D13E80">
          <w:t>I visit the supplier/manufacturer in person (if local)</w:t>
        </w:r>
      </w:ins>
    </w:p>
    <w:p w14:paraId="505B6932" w14:textId="40C692BB" w:rsidR="00D13E80" w:rsidRPr="00D13E80" w:rsidRDefault="00D13E80" w:rsidP="00D13E80">
      <w:pPr>
        <w:rPr>
          <w:ins w:id="28" w:author="Kenneth Eade" w:date="2025-11-11T10:43:00Z"/>
        </w:rPr>
      </w:pPr>
      <w:ins w:id="29" w:author="Kenneth Eade" w:date="2025-11-11T10:43:00Z">
        <w:r w:rsidRPr="00D13E80">
          <w:t>Before sourcing, I contact brand owners directly to obtain a Letter of Authorization (LOA)</w:t>
        </w:r>
      </w:ins>
    </w:p>
    <w:p w14:paraId="5DDF76A2" w14:textId="37070445" w:rsidR="00D13E80" w:rsidRPr="00D13E80" w:rsidRDefault="00D13E80" w:rsidP="00D13E80">
      <w:pPr>
        <w:rPr>
          <w:ins w:id="30" w:author="Kenneth Eade" w:date="2025-11-11T10:43:00Z"/>
        </w:rPr>
      </w:pPr>
      <w:ins w:id="31" w:author="Kenneth Eade" w:date="2025-11-11T10:43:00Z">
        <w:r w:rsidRPr="00D13E80">
          <w:t xml:space="preserve">Before sourcing, I contact Seller Support </w:t>
        </w:r>
      </w:ins>
    </w:p>
    <w:p w14:paraId="60D70C07" w14:textId="271613D8" w:rsidR="00D13E80" w:rsidRPr="00D13E80" w:rsidRDefault="00D13E80" w:rsidP="00D13E80">
      <w:pPr>
        <w:rPr>
          <w:ins w:id="32" w:author="Kenneth Eade" w:date="2025-11-11T10:43:00Z"/>
        </w:rPr>
      </w:pPr>
      <w:ins w:id="33" w:author="Kenneth Eade" w:date="2025-11-11T10:43:00Z">
        <w:r w:rsidRPr="00D13E80">
          <w:t>I keep all invoices and supply chain documentation for all products</w:t>
        </w:r>
      </w:ins>
    </w:p>
    <w:p w14:paraId="34F546F4" w14:textId="77777777" w:rsidR="00D13E80" w:rsidRPr="00D13E80" w:rsidRDefault="00D13E80" w:rsidP="00D13E80">
      <w:pPr>
        <w:rPr>
          <w:ins w:id="34" w:author="Kenneth Eade" w:date="2025-11-11T10:43:00Z"/>
          <w:b/>
          <w:bCs/>
        </w:rPr>
      </w:pPr>
      <w:ins w:id="35" w:author="Kenneth Eade" w:date="2025-11-11T10:43:00Z">
        <w:r w:rsidRPr="00D13E80">
          <w:rPr>
            <w:b/>
            <w:bCs/>
          </w:rPr>
          <w:t>Listing, IP &amp; Detail Page Integrity</w:t>
        </w:r>
      </w:ins>
    </w:p>
    <w:p w14:paraId="40AFD363" w14:textId="77777777" w:rsidR="00D13E80" w:rsidRPr="00D13E80" w:rsidRDefault="00D13E80" w:rsidP="00D13E80">
      <w:pPr>
        <w:rPr>
          <w:ins w:id="36" w:author="Kenneth Eade" w:date="2025-11-11T10:43:00Z"/>
        </w:rPr>
      </w:pPr>
      <w:ins w:id="37" w:author="Kenneth Eade" w:date="2025-11-11T10:43:00Z">
        <w:r w:rsidRPr="00D13E80">
          <w:t>I have appointed a compliance manager/QC supervisor to review all listings before publication</w:t>
        </w:r>
      </w:ins>
    </w:p>
    <w:p w14:paraId="344D4127" w14:textId="099E5FD1" w:rsidR="00D13E80" w:rsidRPr="00D13E80" w:rsidRDefault="00D13E80" w:rsidP="00D13E80">
      <w:pPr>
        <w:rPr>
          <w:ins w:id="38" w:author="Kenneth Eade" w:date="2025-11-11T10:43:00Z"/>
        </w:rPr>
      </w:pPr>
      <w:ins w:id="39" w:author="Kenneth Eade" w:date="2025-11-11T10:43:00Z">
        <w:r w:rsidRPr="00D13E80">
          <w:t xml:space="preserve">Management approval </w:t>
        </w:r>
      </w:ins>
      <w:ins w:id="40" w:author="Kenneth Eade" w:date="2025-11-11T10:45:00Z" w16du:dateUtc="2025-11-11T09:45:00Z">
        <w:r>
          <w:t>is</w:t>
        </w:r>
      </w:ins>
      <w:ins w:id="41" w:author="Kenneth Eade" w:date="2025-11-11T10:43:00Z">
        <w:r w:rsidRPr="00D13E80">
          <w:t xml:space="preserve"> required for all new detail pages</w:t>
        </w:r>
      </w:ins>
    </w:p>
    <w:p w14:paraId="12C933E3" w14:textId="51C9B6F0" w:rsidR="00D13E80" w:rsidRPr="00D13E80" w:rsidRDefault="00D13E80" w:rsidP="00D13E80">
      <w:pPr>
        <w:rPr>
          <w:ins w:id="42" w:author="Kenneth Eade" w:date="2025-11-11T10:43:00Z"/>
        </w:rPr>
      </w:pPr>
      <w:ins w:id="43" w:author="Kenneth Eade" w:date="2025-11-11T10:43:00Z">
        <w:r w:rsidRPr="00D13E80">
          <w:t>I check the USPTO and US Copyright Office databases before listing to prevent IP violations</w:t>
        </w:r>
      </w:ins>
    </w:p>
    <w:p w14:paraId="4BD84037" w14:textId="31A1FE26" w:rsidR="00D13E80" w:rsidRPr="00D13E80" w:rsidRDefault="00D13E80" w:rsidP="00D13E80">
      <w:pPr>
        <w:rPr>
          <w:ins w:id="44" w:author="Kenneth Eade" w:date="2025-11-11T10:43:00Z"/>
        </w:rPr>
      </w:pPr>
      <w:ins w:id="45" w:author="Kenneth Eade" w:date="2025-11-11T10:43:00Z">
        <w:r w:rsidRPr="00D13E80">
          <w:t>I research keywords on Amazon to see if they are part of a trademarked phrase</w:t>
        </w:r>
      </w:ins>
    </w:p>
    <w:p w14:paraId="42245306" w14:textId="3D9A6E25" w:rsidR="00D13E80" w:rsidRPr="00D13E80" w:rsidRDefault="00D13E80" w:rsidP="00D13E80">
      <w:pPr>
        <w:rPr>
          <w:ins w:id="46" w:author="Kenneth Eade" w:date="2025-11-11T10:43:00Z"/>
        </w:rPr>
      </w:pPr>
      <w:ins w:id="47" w:author="Kenneth Eade" w:date="2025-11-11T10:43:00Z">
        <w:r w:rsidRPr="00D13E80">
          <w:t>I only use original photos taken by me, not manufacturer/supplier photos</w:t>
        </w:r>
      </w:ins>
    </w:p>
    <w:p w14:paraId="0691ED3E" w14:textId="2334EC14" w:rsidR="00D13E80" w:rsidRPr="00D13E80" w:rsidRDefault="00D13E80" w:rsidP="00D13E80">
      <w:pPr>
        <w:rPr>
          <w:ins w:id="48" w:author="Kenneth Eade" w:date="2025-11-11T10:43:00Z"/>
        </w:rPr>
      </w:pPr>
      <w:ins w:id="49" w:author="Kenneth Eade" w:date="2025-11-11T10:43:00Z">
        <w:r w:rsidRPr="00D13E80">
          <w:t xml:space="preserve">I </w:t>
        </w:r>
      </w:ins>
      <w:ins w:id="50" w:author="Kenneth Eade" w:date="2025-11-11T10:45:00Z" w16du:dateUtc="2025-11-11T09:45:00Z">
        <w:r>
          <w:t xml:space="preserve">do </w:t>
        </w:r>
      </w:ins>
      <w:ins w:id="51" w:author="Kenneth Eade" w:date="2025-11-11T10:43:00Z">
        <w:r w:rsidRPr="00D13E80">
          <w:t>not add symbols, marketing text, or non-compliant information to titles or bullet points</w:t>
        </w:r>
      </w:ins>
    </w:p>
    <w:p w14:paraId="274711C2" w14:textId="5EC63ABE" w:rsidR="00D13E80" w:rsidRPr="00D13E80" w:rsidRDefault="00D13E80" w:rsidP="00D13E80">
      <w:pPr>
        <w:rPr>
          <w:ins w:id="52" w:author="Kenneth Eade" w:date="2025-11-11T10:43:00Z"/>
        </w:rPr>
      </w:pPr>
      <w:ins w:id="53" w:author="Kenneth Eade" w:date="2025-11-11T10:43:00Z">
        <w:r w:rsidRPr="00D13E80">
          <w:t xml:space="preserve">I </w:t>
        </w:r>
      </w:ins>
      <w:ins w:id="54" w:author="Kenneth Eade" w:date="2025-11-11T10:45:00Z" w16du:dateUtc="2025-11-11T09:45:00Z">
        <w:r>
          <w:t xml:space="preserve">do </w:t>
        </w:r>
      </w:ins>
      <w:ins w:id="55" w:author="Kenneth Eade" w:date="2025-11-11T10:43:00Z">
        <w:r w:rsidRPr="00D13E80">
          <w:t>not use false product identification (e.g., UPCs) or create duplicate detail pages</w:t>
        </w:r>
      </w:ins>
    </w:p>
    <w:p w14:paraId="6C80F5B9" w14:textId="5C11A96F" w:rsidR="00D13E80" w:rsidRPr="00D13E80" w:rsidRDefault="00D13E80" w:rsidP="00D13E80">
      <w:pPr>
        <w:rPr>
          <w:ins w:id="56" w:author="Kenneth Eade" w:date="2025-11-11T10:43:00Z"/>
        </w:rPr>
      </w:pPr>
      <w:ins w:id="57" w:author="Kenneth Eade" w:date="2025-11-11T10:43:00Z">
        <w:r w:rsidRPr="00D13E80">
          <w:t xml:space="preserve">I </w:t>
        </w:r>
      </w:ins>
      <w:ins w:id="58" w:author="Kenneth Eade" w:date="2025-11-11T10:45:00Z" w16du:dateUtc="2025-11-11T09:45:00Z">
        <w:r>
          <w:t xml:space="preserve">do </w:t>
        </w:r>
      </w:ins>
      <w:ins w:id="59" w:author="Kenneth Eade" w:date="2025-11-11T10:43:00Z">
        <w:r w:rsidRPr="00D13E80">
          <w:t>not use an old listing for a new version of a product; I will create a new ASIN</w:t>
        </w:r>
      </w:ins>
    </w:p>
    <w:p w14:paraId="2A5FA787" w14:textId="52F3D140" w:rsidR="00D13E80" w:rsidRPr="00D13E80" w:rsidRDefault="00D13E80" w:rsidP="00D13E80">
      <w:pPr>
        <w:rPr>
          <w:ins w:id="60" w:author="Kenneth Eade" w:date="2025-11-11T10:43:00Z"/>
        </w:rPr>
      </w:pPr>
      <w:ins w:id="61" w:author="Kenneth Eade" w:date="2025-11-11T10:43:00Z">
        <w:r w:rsidRPr="00D13E80">
          <w:lastRenderedPageBreak/>
          <w:t xml:space="preserve">I </w:t>
        </w:r>
      </w:ins>
      <w:ins w:id="62" w:author="Kenneth Eade" w:date="2025-11-11T10:45:00Z" w16du:dateUtc="2025-11-11T09:45:00Z">
        <w:r>
          <w:t xml:space="preserve">do </w:t>
        </w:r>
      </w:ins>
      <w:ins w:id="63" w:author="Kenneth Eade" w:date="2025-11-11T10:43:00Z">
        <w:r w:rsidRPr="00D13E80">
          <w:t>not use ingredient names in titles unless they are in the product</w:t>
        </w:r>
      </w:ins>
    </w:p>
    <w:p w14:paraId="32AAC07C" w14:textId="564C9A1E" w:rsidR="00D13E80" w:rsidRPr="00D13E80" w:rsidRDefault="00D13E80" w:rsidP="00D13E80">
      <w:pPr>
        <w:rPr>
          <w:ins w:id="64" w:author="Kenneth Eade" w:date="2025-11-11T10:43:00Z"/>
        </w:rPr>
      </w:pPr>
      <w:ins w:id="65" w:author="Kenneth Eade" w:date="2025-11-11T10:43:00Z">
        <w:r w:rsidRPr="00D13E80">
          <w:t xml:space="preserve">I get FDA </w:t>
        </w:r>
      </w:ins>
      <w:ins w:id="66" w:author="Kenneth Eade" w:date="2025-11-11T10:46:00Z" w16du:dateUtc="2025-11-11T09:46:00Z">
        <w:r>
          <w:t>510k approval or verify exemption</w:t>
        </w:r>
      </w:ins>
      <w:ins w:id="67" w:author="Kenneth Eade" w:date="2025-11-11T10:43:00Z">
        <w:r w:rsidRPr="00D13E80">
          <w:t xml:space="preserve"> before listing any product that makes medical claims</w:t>
        </w:r>
      </w:ins>
    </w:p>
    <w:p w14:paraId="5BA711BD" w14:textId="22DCD1C2" w:rsidR="00D13E80" w:rsidRPr="00D13E80" w:rsidRDefault="00D13E80" w:rsidP="00D13E80">
      <w:pPr>
        <w:rPr>
          <w:ins w:id="68" w:author="Kenneth Eade" w:date="2025-11-11T10:43:00Z"/>
        </w:rPr>
      </w:pPr>
      <w:ins w:id="69" w:author="Kenneth Eade" w:date="2025-11-11T10:43:00Z">
        <w:r w:rsidRPr="00D13E80">
          <w:t>I add all appropriate CPSC/safety cautionary advisements to my listing</w:t>
        </w:r>
      </w:ins>
    </w:p>
    <w:p w14:paraId="33605E72" w14:textId="44597600" w:rsidR="00D13E80" w:rsidRPr="00D13E80" w:rsidRDefault="00D13E80" w:rsidP="00D13E80">
      <w:pPr>
        <w:rPr>
          <w:ins w:id="70" w:author="Kenneth Eade" w:date="2025-11-11T10:43:00Z"/>
        </w:rPr>
      </w:pPr>
      <w:ins w:id="71" w:author="Kenneth Eade" w:date="2025-11-11T10:43:00Z">
        <w:r w:rsidRPr="00D13E80">
          <w:t xml:space="preserve">I </w:t>
        </w:r>
      </w:ins>
      <w:ins w:id="72" w:author="Kenneth Eade" w:date="2025-11-11T10:47:00Z" w16du:dateUtc="2025-11-11T09:47:00Z">
        <w:r>
          <w:t xml:space="preserve">have </w:t>
        </w:r>
      </w:ins>
      <w:ins w:id="73" w:author="Kenneth Eade" w:date="2025-11-11T10:43:00Z">
        <w:r w:rsidRPr="00D13E80">
          <w:t>implement</w:t>
        </w:r>
      </w:ins>
      <w:ins w:id="74" w:author="Kenneth Eade" w:date="2025-11-11T10:47:00Z" w16du:dateUtc="2025-11-11T09:47:00Z">
        <w:r>
          <w:t>ed</w:t>
        </w:r>
      </w:ins>
      <w:ins w:id="75" w:author="Kenneth Eade" w:date="2025-11-11T10:43:00Z">
        <w:r w:rsidRPr="00D13E80">
          <w:t xml:space="preserve"> a supplier safety testing review program</w:t>
        </w:r>
      </w:ins>
    </w:p>
    <w:p w14:paraId="13140CA4" w14:textId="52F81960" w:rsidR="00D13E80" w:rsidRPr="00D13E80" w:rsidRDefault="00D13E80" w:rsidP="00D13E80">
      <w:pPr>
        <w:rPr>
          <w:ins w:id="76" w:author="Kenneth Eade" w:date="2025-11-11T10:43:00Z"/>
        </w:rPr>
      </w:pPr>
      <w:ins w:id="77" w:author="Kenneth Eade" w:date="2025-11-11T10:43:00Z">
        <w:r w:rsidRPr="00D13E80">
          <w:t xml:space="preserve">If in doubt, I </w:t>
        </w:r>
        <w:proofErr w:type="spellStart"/>
        <w:r w:rsidRPr="00D13E80">
          <w:t>onsult</w:t>
        </w:r>
        <w:proofErr w:type="spellEnd"/>
        <w:r w:rsidRPr="00D13E80">
          <w:t xml:space="preserve"> an Intellectual Property lawyer before listing</w:t>
        </w:r>
      </w:ins>
    </w:p>
    <w:p w14:paraId="03359F29" w14:textId="77777777" w:rsidR="00D13E80" w:rsidRPr="00D13E80" w:rsidRDefault="00D13E80" w:rsidP="00D13E80">
      <w:pPr>
        <w:rPr>
          <w:ins w:id="78" w:author="Kenneth Eade" w:date="2025-11-11T10:43:00Z"/>
          <w:b/>
          <w:bCs/>
        </w:rPr>
      </w:pPr>
      <w:ins w:id="79" w:author="Kenneth Eade" w:date="2025-11-11T10:43:00Z">
        <w:r w:rsidRPr="00D13E80">
          <w:rPr>
            <w:b/>
            <w:bCs/>
          </w:rPr>
          <w:t>Review &amp; Sales Rank Compliance</w:t>
        </w:r>
      </w:ins>
    </w:p>
    <w:p w14:paraId="3B27A87C" w14:textId="16904D51" w:rsidR="00D13E80" w:rsidRPr="00D13E80" w:rsidRDefault="00D13E80" w:rsidP="00D13E80">
      <w:pPr>
        <w:rPr>
          <w:ins w:id="80" w:author="Kenneth Eade" w:date="2025-11-11T10:43:00Z"/>
        </w:rPr>
      </w:pPr>
      <w:ins w:id="81" w:author="Kenneth Eade" w:date="2025-11-11T10:43:00Z">
        <w:r w:rsidRPr="00D13E80">
          <w:t xml:space="preserve">I </w:t>
        </w:r>
      </w:ins>
      <w:ins w:id="82" w:author="Kenneth Eade" w:date="2025-11-11T10:47:00Z" w16du:dateUtc="2025-11-11T09:47:00Z">
        <w:r>
          <w:t xml:space="preserve">do </w:t>
        </w:r>
      </w:ins>
      <w:ins w:id="83" w:author="Kenneth Eade" w:date="2025-11-11T10:43:00Z">
        <w:r w:rsidRPr="00D13E80">
          <w:t>not use any product inserts, stickers, or packaging to request reviews or offer rewards</w:t>
        </w:r>
      </w:ins>
    </w:p>
    <w:p w14:paraId="7B77668D" w14:textId="12DCECDF" w:rsidR="00D13E80" w:rsidRPr="00D13E80" w:rsidRDefault="00D13E80" w:rsidP="00D13E80">
      <w:pPr>
        <w:rPr>
          <w:ins w:id="84" w:author="Kenneth Eade" w:date="2025-11-11T10:43:00Z"/>
        </w:rPr>
      </w:pPr>
      <w:ins w:id="85" w:author="Kenneth Eade" w:date="2025-11-11T10:43:00Z">
        <w:r w:rsidRPr="00D13E80">
          <w:t>I rely only on Amazon's internal "Request a Review" button and Vine program</w:t>
        </w:r>
      </w:ins>
    </w:p>
    <w:p w14:paraId="2EA62756" w14:textId="1EEC5636" w:rsidR="00D13E80" w:rsidRPr="00D13E80" w:rsidRDefault="00D13E80" w:rsidP="00D13E80">
      <w:pPr>
        <w:rPr>
          <w:ins w:id="86" w:author="Kenneth Eade" w:date="2025-11-11T10:43:00Z"/>
        </w:rPr>
      </w:pPr>
      <w:ins w:id="87" w:author="Kenneth Eade" w:date="2025-11-11T10:43:00Z">
        <w:r w:rsidRPr="00D13E80">
          <w:t xml:space="preserve">I </w:t>
        </w:r>
      </w:ins>
      <w:ins w:id="88" w:author="Kenneth Eade" w:date="2025-11-11T10:48:00Z" w16du:dateUtc="2025-11-11T09:48:00Z">
        <w:r>
          <w:t xml:space="preserve">do </w:t>
        </w:r>
      </w:ins>
      <w:ins w:id="89" w:author="Kenneth Eade" w:date="2025-11-11T10:43:00Z">
        <w:r w:rsidRPr="00D13E80">
          <w:t>not purchase my own products or ask friends/family to purchase or review my products</w:t>
        </w:r>
      </w:ins>
    </w:p>
    <w:p w14:paraId="373FC850" w14:textId="49C2D87A" w:rsidR="00D13E80" w:rsidRPr="00D13E80" w:rsidRDefault="00D13E80" w:rsidP="00D13E80">
      <w:pPr>
        <w:rPr>
          <w:ins w:id="90" w:author="Kenneth Eade" w:date="2025-11-11T10:43:00Z"/>
        </w:rPr>
      </w:pPr>
      <w:ins w:id="91" w:author="Kenneth Eade" w:date="2025-11-11T10:43:00Z">
        <w:r w:rsidRPr="00D13E80">
          <w:t xml:space="preserve">I </w:t>
        </w:r>
      </w:ins>
      <w:ins w:id="92" w:author="Kenneth Eade" w:date="2025-11-11T10:48:00Z" w16du:dateUtc="2025-11-11T09:48:00Z">
        <w:r>
          <w:t xml:space="preserve">do </w:t>
        </w:r>
      </w:ins>
      <w:ins w:id="93" w:author="Kenneth Eade" w:date="2025-11-11T10:43:00Z">
        <w:r w:rsidRPr="00D13E80">
          <w:t>not use deep discounts (below cost) to manipulate sales rank</w:t>
        </w:r>
      </w:ins>
    </w:p>
    <w:p w14:paraId="24F47623" w14:textId="6ADAE9CC" w:rsidR="00D13E80" w:rsidRPr="00D13E80" w:rsidRDefault="00D13E80" w:rsidP="00D13E80">
      <w:pPr>
        <w:rPr>
          <w:ins w:id="94" w:author="Kenneth Eade" w:date="2025-11-11T10:43:00Z"/>
        </w:rPr>
      </w:pPr>
      <w:ins w:id="95" w:author="Kenneth Eade" w:date="2025-11-11T10:43:00Z">
        <w:r w:rsidRPr="00D13E80">
          <w:t xml:space="preserve">I </w:t>
        </w:r>
      </w:ins>
      <w:ins w:id="96" w:author="Kenneth Eade" w:date="2025-11-11T10:48:00Z" w16du:dateUtc="2025-11-11T09:48:00Z">
        <w:r>
          <w:t xml:space="preserve">do </w:t>
        </w:r>
      </w:ins>
      <w:ins w:id="97" w:author="Kenneth Eade" w:date="2025-11-11T10:43:00Z">
        <w:r w:rsidRPr="00D13E80">
          <w:t>not use any third-party service to stimulate sales, rank, or reviews</w:t>
        </w:r>
      </w:ins>
    </w:p>
    <w:p w14:paraId="5164E4B8" w14:textId="61C74FFC" w:rsidR="00D13E80" w:rsidRPr="00D13E80" w:rsidRDefault="00D13E80" w:rsidP="00D13E80">
      <w:pPr>
        <w:rPr>
          <w:ins w:id="98" w:author="Kenneth Eade" w:date="2025-11-11T10:43:00Z"/>
        </w:rPr>
      </w:pPr>
      <w:ins w:id="99" w:author="Kenneth Eade" w:date="2025-11-11T10:43:00Z">
        <w:r w:rsidRPr="00D13E80">
          <w:t>I implement a weekly and monthly training program for all staff on review policies</w:t>
        </w:r>
      </w:ins>
    </w:p>
    <w:p w14:paraId="26A7560A" w14:textId="77777777" w:rsidR="00D13E80" w:rsidRPr="00D13E80" w:rsidRDefault="00D13E80" w:rsidP="00D13E80">
      <w:pPr>
        <w:rPr>
          <w:ins w:id="100" w:author="Kenneth Eade" w:date="2025-11-11T10:43:00Z"/>
          <w:b/>
          <w:bCs/>
        </w:rPr>
      </w:pPr>
      <w:ins w:id="101" w:author="Kenneth Eade" w:date="2025-11-11T10:43:00Z">
        <w:r w:rsidRPr="00D13E80">
          <w:rPr>
            <w:b/>
            <w:bCs/>
          </w:rPr>
          <w:t>Operations &amp; Monitoring</w:t>
        </w:r>
      </w:ins>
    </w:p>
    <w:p w14:paraId="7C9C8663" w14:textId="56964DAE" w:rsidR="00D13E80" w:rsidRPr="00D13E80" w:rsidRDefault="00D13E80" w:rsidP="00D13E80">
      <w:pPr>
        <w:rPr>
          <w:ins w:id="102" w:author="Kenneth Eade" w:date="2025-11-11T10:43:00Z"/>
        </w:rPr>
      </w:pPr>
      <w:ins w:id="103" w:author="Kenneth Eade" w:date="2025-11-11T10:43:00Z">
        <w:r w:rsidRPr="00D13E80">
          <w:t>I conduct regular physical inventory checks to ensure my stock levels are accurate</w:t>
        </w:r>
      </w:ins>
    </w:p>
    <w:p w14:paraId="1BDC6C1E" w14:textId="437D2F1E" w:rsidR="00D13E80" w:rsidRPr="00D13E80" w:rsidRDefault="00D13E80" w:rsidP="00D13E80">
      <w:pPr>
        <w:rPr>
          <w:ins w:id="104" w:author="Kenneth Eade" w:date="2025-11-11T10:43:00Z"/>
        </w:rPr>
      </w:pPr>
      <w:ins w:id="105" w:author="Kenneth Eade" w:date="2025-11-11T10:43:00Z">
        <w:r w:rsidRPr="00D13E80">
          <w:t>I convert my fulfillment model to FBA</w:t>
        </w:r>
      </w:ins>
    </w:p>
    <w:p w14:paraId="722C80CE" w14:textId="46210A2D" w:rsidR="00D13E80" w:rsidRPr="00D13E80" w:rsidRDefault="00D13E80" w:rsidP="00D13E80">
      <w:pPr>
        <w:rPr>
          <w:ins w:id="106" w:author="Kenneth Eade" w:date="2025-11-11T10:43:00Z"/>
        </w:rPr>
      </w:pPr>
      <w:ins w:id="107" w:author="Kenneth Eade" w:date="2025-11-11T10:43:00Z">
        <w:r w:rsidRPr="00D13E80">
          <w:t>I spot-check incoming inventory lots for condition, quality, and completeness</w:t>
        </w:r>
      </w:ins>
    </w:p>
    <w:p w14:paraId="30564ABC" w14:textId="77777777" w:rsidR="00D13E80" w:rsidRPr="00D13E80" w:rsidRDefault="00D13E80" w:rsidP="00D13E80">
      <w:pPr>
        <w:rPr>
          <w:ins w:id="108" w:author="Kenneth Eade" w:date="2025-11-11T10:43:00Z"/>
        </w:rPr>
      </w:pPr>
      <w:ins w:id="109" w:author="Kenneth Eade" w:date="2025-11-11T10:43:00Z">
        <w:r w:rsidRPr="00D13E80">
          <w:t>I have appointed a compliance officer to monitor policy changes monthly</w:t>
        </w:r>
      </w:ins>
    </w:p>
    <w:p w14:paraId="797DD759" w14:textId="11E29332" w:rsidR="00D13E80" w:rsidRPr="00D13E80" w:rsidRDefault="00D13E80" w:rsidP="00D13E80">
      <w:pPr>
        <w:rPr>
          <w:ins w:id="110" w:author="Kenneth Eade" w:date="2025-11-11T10:43:00Z"/>
        </w:rPr>
      </w:pPr>
      <w:ins w:id="111" w:author="Kenneth Eade" w:date="2025-11-11T10:43:00Z">
        <w:r w:rsidRPr="00D13E80">
          <w:t>I perform bi-weekly checks of my account health and live listings</w:t>
        </w:r>
      </w:ins>
    </w:p>
    <w:p w14:paraId="6BBB755A" w14:textId="01D20E5D" w:rsidR="00D13E80" w:rsidRPr="00D13E80" w:rsidRDefault="00D13E80" w:rsidP="00D13E80">
      <w:pPr>
        <w:rPr>
          <w:ins w:id="112" w:author="Kenneth Eade" w:date="2025-11-11T10:43:00Z"/>
        </w:rPr>
      </w:pPr>
      <w:ins w:id="113" w:author="Kenneth Eade" w:date="2025-11-11T10:43:00Z">
        <w:r w:rsidRPr="00D13E80">
          <w:t>I monitor all customer feedback, complaints, and reviews to proactively identify issues</w:t>
        </w:r>
      </w:ins>
    </w:p>
    <w:p w14:paraId="1191FFD9" w14:textId="07F6A842" w:rsidR="00D13E80" w:rsidRPr="00D13E80" w:rsidRDefault="00D13E80" w:rsidP="00D13E80">
      <w:pPr>
        <w:rPr>
          <w:ins w:id="114" w:author="Kenneth Eade" w:date="2025-11-11T10:43:00Z"/>
        </w:rPr>
      </w:pPr>
      <w:ins w:id="115" w:author="Kenneth Eade" w:date="2025-11-11T10:43:00Z">
        <w:r w:rsidRPr="00D13E80">
          <w:t xml:space="preserve">Any product that creates a poor customer experience </w:t>
        </w:r>
      </w:ins>
      <w:ins w:id="116" w:author="Kenneth Eade" w:date="2025-11-11T10:48:00Z" w16du:dateUtc="2025-11-11T09:48:00Z">
        <w:r>
          <w:t>is</w:t>
        </w:r>
      </w:ins>
      <w:ins w:id="117" w:author="Kenneth Eade" w:date="2025-11-11T10:43:00Z">
        <w:r w:rsidRPr="00D13E80">
          <w:t xml:space="preserve"> immediately withdrawn from inventory</w:t>
        </w:r>
      </w:ins>
    </w:p>
    <w:p w14:paraId="2910EEF1" w14:textId="754C1E21" w:rsidR="00D13E80" w:rsidRDefault="00D13E80" w:rsidP="00D13E80">
      <w:pPr>
        <w:rPr>
          <w:ins w:id="118" w:author="Kenneth Eade" w:date="2025-11-11T10:50:00Z" w16du:dateUtc="2025-11-11T09:50:00Z"/>
        </w:rPr>
      </w:pPr>
      <w:ins w:id="119" w:author="Kenneth Eade" w:date="2025-11-11T10:43:00Z">
        <w:r w:rsidRPr="00D13E80">
          <w:t>I respond to all customer inquiries in less than 24 hours</w:t>
        </w:r>
      </w:ins>
    </w:p>
    <w:p w14:paraId="14C55968" w14:textId="77777777" w:rsidR="00D13E80" w:rsidRDefault="00D13E80" w:rsidP="00D13E80">
      <w:pPr>
        <w:rPr>
          <w:ins w:id="120" w:author="Kenneth Eade" w:date="2025-11-11T10:50:00Z" w16du:dateUtc="2025-11-11T09:50:00Z"/>
        </w:rPr>
      </w:pPr>
    </w:p>
    <w:p w14:paraId="64FF0AF9" w14:textId="77777777" w:rsidR="00D13E80" w:rsidRDefault="00D13E80" w:rsidP="00D13E80">
      <w:pPr>
        <w:rPr>
          <w:ins w:id="121" w:author="Kenneth Eade" w:date="2025-11-11T10:50:00Z" w16du:dateUtc="2025-11-11T09:50:00Z"/>
        </w:rPr>
      </w:pPr>
    </w:p>
    <w:p w14:paraId="6ED2089B" w14:textId="77777777" w:rsidR="00D13E80" w:rsidRDefault="00D13E80" w:rsidP="00D13E80">
      <w:pPr>
        <w:rPr>
          <w:ins w:id="122" w:author="Kenneth Eade" w:date="2025-11-11T10:48:00Z" w16du:dateUtc="2025-11-11T09:48:00Z"/>
        </w:rPr>
      </w:pPr>
    </w:p>
    <w:p w14:paraId="0292CD5A" w14:textId="77777777" w:rsidR="00D13E80" w:rsidRDefault="00D13E80" w:rsidP="00D13E80">
      <w:pPr>
        <w:rPr>
          <w:ins w:id="123" w:author="Kenneth Eade" w:date="2025-11-11T10:48:00Z" w16du:dateUtc="2025-11-11T09:48:00Z"/>
        </w:rPr>
      </w:pPr>
    </w:p>
    <w:p w14:paraId="78B9695C" w14:textId="5B9D9F8A" w:rsidR="00D13E80" w:rsidRDefault="00D13E80" w:rsidP="00D13E80">
      <w:pPr>
        <w:rPr>
          <w:ins w:id="124" w:author="Kenneth Eade" w:date="2025-11-11T10:49:00Z" w16du:dateUtc="2025-11-11T09:49:00Z"/>
        </w:rPr>
      </w:pPr>
      <w:ins w:id="125" w:author="Kenneth Eade" w:date="2025-11-11T10:48:00Z" w16du:dateUtc="2025-11-11T09:48:00Z">
        <w:r>
          <w:t>FOR KDP: I have review</w:t>
        </w:r>
      </w:ins>
      <w:ins w:id="126" w:author="Kenneth Eade" w:date="2025-11-11T10:49:00Z" w16du:dateUtc="2025-11-11T09:49:00Z">
        <w:r>
          <w:t>ed KDP’s Terms of Service and Content Guidelines</w:t>
        </w:r>
      </w:ins>
    </w:p>
    <w:p w14:paraId="4EE46F30" w14:textId="0AA8C2C6" w:rsidR="00D13E80" w:rsidRDefault="00D13E80" w:rsidP="00D13E80">
      <w:pPr>
        <w:rPr>
          <w:ins w:id="127" w:author="Kenneth Eade" w:date="2025-11-11T10:50:00Z" w16du:dateUtc="2025-11-11T09:50:00Z"/>
        </w:rPr>
      </w:pPr>
      <w:ins w:id="128" w:author="Kenneth Eade" w:date="2025-11-11T10:49:00Z" w16du:dateUtc="2025-11-11T09:49:00Z">
        <w:r>
          <w:t>FOR RELAY: I have reviewed Amazon Relay’s Conditio</w:t>
        </w:r>
      </w:ins>
      <w:ins w:id="129" w:author="Kenneth Eade" w:date="2025-11-11T10:50:00Z" w16du:dateUtc="2025-11-11T09:50:00Z">
        <w:r>
          <w:t>ns of Use</w:t>
        </w:r>
      </w:ins>
    </w:p>
    <w:p w14:paraId="1D008BC5" w14:textId="043AA80A" w:rsidR="00D13E80" w:rsidRPr="00D13E80" w:rsidRDefault="00D13E80" w:rsidP="00D13E80">
      <w:pPr>
        <w:rPr>
          <w:ins w:id="130" w:author="Kenneth Eade" w:date="2025-11-11T10:43:00Z"/>
        </w:rPr>
      </w:pPr>
      <w:ins w:id="131" w:author="Kenneth Eade" w:date="2025-11-11T10:50:00Z" w16du:dateUtc="2025-11-11T09:50:00Z">
        <w:r>
          <w:t xml:space="preserve">FOR MERCH: I have reviewed </w:t>
        </w:r>
      </w:ins>
      <w:ins w:id="132" w:author="Kenneth Eade" w:date="2025-11-11T10:50:00Z">
        <w:r w:rsidRPr="00D13E80">
          <w:rPr>
            <w:b/>
            <w:bCs/>
          </w:rPr>
          <w:t>Amazon Merch on Demand Services Agreement</w:t>
        </w:r>
        <w:r w:rsidRPr="00D13E80">
          <w:t> and the </w:t>
        </w:r>
        <w:r w:rsidRPr="00D13E80">
          <w:rPr>
            <w:b/>
            <w:bCs/>
          </w:rPr>
          <w:t>Terms of Use</w:t>
        </w:r>
      </w:ins>
    </w:p>
    <w:p w14:paraId="09AB557E" w14:textId="77777777" w:rsidR="00D13E80" w:rsidRPr="00D13E80" w:rsidRDefault="00D13E80" w:rsidP="00D13E80">
      <w:pPr>
        <w:rPr>
          <w:ins w:id="133" w:author="Kenneth Eade" w:date="2025-11-11T10:43:00Z"/>
        </w:rPr>
      </w:pPr>
    </w:p>
    <w:p w14:paraId="73D31336" w14:textId="77777777" w:rsidR="00D13E80" w:rsidRDefault="00D13E80">
      <w:pPr>
        <w:rPr>
          <w:ins w:id="134" w:author="Kenneth Eade" w:date="2025-11-11T10:42:00Z" w16du:dateUtc="2025-11-11T09:42:00Z"/>
        </w:rPr>
      </w:pPr>
    </w:p>
    <w:p w14:paraId="0234FBC1" w14:textId="77777777" w:rsidR="00D13E80" w:rsidRDefault="00D13E80"/>
    <w:sectPr w:rsidR="00D1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enneth Eade">
    <w15:presenceInfo w15:providerId="Windows Live" w15:userId="fe292e49bdfe6a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80"/>
    <w:rsid w:val="000B51F9"/>
    <w:rsid w:val="001B789D"/>
    <w:rsid w:val="00357FB8"/>
    <w:rsid w:val="00505978"/>
    <w:rsid w:val="005B524A"/>
    <w:rsid w:val="006133AB"/>
    <w:rsid w:val="00A478FF"/>
    <w:rsid w:val="00CF1120"/>
    <w:rsid w:val="00D13E80"/>
    <w:rsid w:val="00FE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99A1F"/>
  <w15:chartTrackingRefBased/>
  <w15:docId w15:val="{064440B4-BC96-A844-B013-275C4EFD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E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E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E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E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E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E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E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E8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1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2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1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4493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587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2367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546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92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200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5825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181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9680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912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7300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829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7451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64267484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439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322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5670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90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36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712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17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1405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923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966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820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9305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511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718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14300176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6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44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0918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5488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1285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324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4898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16936110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1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966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77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3695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34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5844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549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8478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8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42657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28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9477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032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7851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8724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0170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8854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690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39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1383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9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95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56252250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84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3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1803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600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1354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5911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719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37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717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054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870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395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808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91925935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6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8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8473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41281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54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27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24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715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580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25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168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139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786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816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040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0897137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323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589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102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663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551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4100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282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04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4721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8183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397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355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0723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48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72880949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660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068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713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61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592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0485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6044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97317088">
                      <w:marLeft w:val="0"/>
                      <w:marRight w:val="0"/>
                      <w:marTop w:val="3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8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42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9342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525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3281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699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088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65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364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758371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Eade</dc:creator>
  <cp:keywords/>
  <dc:description/>
  <cp:lastModifiedBy>Kenneth Eade</cp:lastModifiedBy>
  <cp:revision>1</cp:revision>
  <dcterms:created xsi:type="dcterms:W3CDTF">2025-11-11T09:41:00Z</dcterms:created>
  <dcterms:modified xsi:type="dcterms:W3CDTF">2025-11-11T13:38:00Z</dcterms:modified>
</cp:coreProperties>
</file>