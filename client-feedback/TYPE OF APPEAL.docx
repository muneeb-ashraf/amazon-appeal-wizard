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7CC72" w14:textId="52C039B2" w:rsidR="00505978" w:rsidRDefault="0079500F">
      <w:r>
        <w:t>TYPE OF APPEAL:</w:t>
      </w:r>
    </w:p>
    <w:p w14:paraId="3F1CC426" w14:textId="77777777" w:rsidR="0079500F" w:rsidRDefault="0079500F"/>
    <w:p w14:paraId="743A4B67" w14:textId="77777777" w:rsidR="0079500F" w:rsidRDefault="0079500F">
      <w:r w:rsidRPr="0079500F">
        <w:t>Seller Account Suspension: Inauthenticity / Supply Chain (includes Retail Arbitrage)</w:t>
      </w:r>
    </w:p>
    <w:p w14:paraId="68FACAD7" w14:textId="77777777" w:rsidR="0079500F" w:rsidRDefault="0079500F"/>
    <w:p w14:paraId="77EF7C40" w14:textId="77777777" w:rsidR="0079500F" w:rsidRDefault="0079500F">
      <w:r w:rsidRPr="0079500F">
        <w:t>Seller Account Suspension: Intellectual Property (IP) Violation (Copyright, Trademark, Patent)</w:t>
      </w:r>
    </w:p>
    <w:p w14:paraId="4B14E218" w14:textId="77777777" w:rsidR="0079500F" w:rsidRDefault="0079500F"/>
    <w:p w14:paraId="5C80C48B" w14:textId="26712BB7" w:rsidR="0079500F" w:rsidRDefault="0079500F">
      <w:r w:rsidRPr="0079500F">
        <w:t>Seller Account Suspension: Seller Code of Conduct (includes Review Manipulation, Forged Docs,</w:t>
      </w:r>
      <w:del w:id="0" w:author="Kenneth Eade" w:date="2025-11-11T10:34:00Z" w16du:dateUtc="2025-11-11T09:34:00Z">
        <w:r w:rsidRPr="0079500F" w:rsidDel="0079500F">
          <w:delText xml:space="preserve"> Multiple Accounts</w:delText>
        </w:r>
      </w:del>
      <w:r w:rsidRPr="0079500F">
        <w:t>)</w:t>
      </w:r>
    </w:p>
    <w:p w14:paraId="6647F445" w14:textId="77777777" w:rsidR="0079500F" w:rsidRDefault="0079500F"/>
    <w:p w14:paraId="46786E9F" w14:textId="5308D6EE" w:rsidR="0079500F" w:rsidRDefault="0079500F">
      <w:r w:rsidRPr="0079500F">
        <w:t>Seller Account Suspension: Related Account Suspension</w:t>
      </w:r>
      <w:ins w:id="1" w:author="Kenneth Eade" w:date="2025-11-11T10:34:00Z" w16du:dateUtc="2025-11-11T09:34:00Z">
        <w:r>
          <w:t xml:space="preserve"> (includes Multiple Accounts)</w:t>
        </w:r>
      </w:ins>
    </w:p>
    <w:p w14:paraId="3700729A" w14:textId="77777777" w:rsidR="0079500F" w:rsidRDefault="0079500F"/>
    <w:p w14:paraId="624F610C" w14:textId="153896DE" w:rsidR="0079500F" w:rsidRDefault="0079500F">
      <w:r w:rsidRPr="0079500F">
        <w:t>Seller Account Suspension: Drop-Shipping Policy Violation</w:t>
      </w:r>
    </w:p>
    <w:p w14:paraId="4A227D59" w14:textId="77777777" w:rsidR="0079500F" w:rsidRDefault="0079500F"/>
    <w:p w14:paraId="47C1629F" w14:textId="77777777" w:rsidR="0079500F" w:rsidRDefault="0079500F">
      <w:pPr>
        <w:rPr>
          <w:ins w:id="2" w:author="Kenneth Eade" w:date="2025-11-11T10:30:00Z" w16du:dateUtc="2025-11-11T09:30:00Z"/>
        </w:rPr>
      </w:pPr>
      <w:r w:rsidRPr="0079500F">
        <w:t xml:space="preserve">Seller Account Suspension: Restricted Products Policy Violation (includes </w:t>
      </w:r>
      <w:ins w:id="3" w:author="Kenneth Eade" w:date="2025-11-11T10:29:00Z" w16du:dateUtc="2025-11-11T09:29:00Z">
        <w:r>
          <w:t>s</w:t>
        </w:r>
      </w:ins>
      <w:ins w:id="4" w:author="Kenneth Eade" w:date="2025-11-11T10:30:00Z" w16du:dateUtc="2025-11-11T09:30:00Z">
        <w:r>
          <w:t xml:space="preserve">upplements making improper claims </w:t>
        </w:r>
      </w:ins>
      <w:del w:id="5" w:author="Kenneth Eade" w:date="2025-11-11T10:29:00Z" w16du:dateUtc="2025-11-11T09:29:00Z">
        <w:r w:rsidRPr="0079500F" w:rsidDel="0079500F">
          <w:delText>Disease Claims</w:delText>
        </w:r>
      </w:del>
      <w:r w:rsidRPr="0079500F">
        <w:t>)</w:t>
      </w:r>
    </w:p>
    <w:p w14:paraId="23294217" w14:textId="77777777" w:rsidR="0079500F" w:rsidRDefault="0079500F">
      <w:pPr>
        <w:rPr>
          <w:ins w:id="6" w:author="Kenneth Eade" w:date="2025-11-11T10:30:00Z" w16du:dateUtc="2025-11-11T09:30:00Z"/>
        </w:rPr>
      </w:pPr>
    </w:p>
    <w:p w14:paraId="20E0EC6F" w14:textId="77777777" w:rsidR="0079500F" w:rsidRDefault="0079500F">
      <w:pPr>
        <w:rPr>
          <w:ins w:id="7" w:author="Kenneth Eade" w:date="2025-11-11T10:30:00Z" w16du:dateUtc="2025-11-11T09:30:00Z"/>
        </w:rPr>
      </w:pPr>
      <w:r w:rsidRPr="0079500F">
        <w:t xml:space="preserve">Seller Account Suspension: "Used Sold as New" / Condition Complaints / High </w:t>
      </w:r>
      <w:proofErr w:type="spellStart"/>
      <w:r w:rsidRPr="0079500F">
        <w:t>ODRSeller</w:t>
      </w:r>
      <w:proofErr w:type="spellEnd"/>
      <w:r w:rsidRPr="0079500F">
        <w:t xml:space="preserve"> Account Suspension: High Cancellation Rate / Sales Velocity</w:t>
      </w:r>
    </w:p>
    <w:p w14:paraId="15BEFE5B" w14:textId="77777777" w:rsidR="0079500F" w:rsidRDefault="0079500F">
      <w:pPr>
        <w:rPr>
          <w:ins w:id="8" w:author="Kenneth Eade" w:date="2025-11-11T10:30:00Z" w16du:dateUtc="2025-11-11T09:30:00Z"/>
        </w:rPr>
      </w:pPr>
    </w:p>
    <w:p w14:paraId="3C9143A4" w14:textId="77777777" w:rsidR="0079500F" w:rsidRDefault="0079500F">
      <w:pPr>
        <w:rPr>
          <w:ins w:id="9" w:author="Kenneth Eade" w:date="2025-11-11T10:30:00Z" w16du:dateUtc="2025-11-11T09:30:00Z"/>
        </w:rPr>
      </w:pPr>
      <w:r w:rsidRPr="0079500F">
        <w:t>Seller Account Suspension: Marketplace Fair Pricing Violation</w:t>
      </w:r>
    </w:p>
    <w:p w14:paraId="28B26E93" w14:textId="77777777" w:rsidR="0079500F" w:rsidRDefault="0079500F">
      <w:pPr>
        <w:rPr>
          <w:ins w:id="10" w:author="Kenneth Eade" w:date="2025-11-11T10:30:00Z" w16du:dateUtc="2025-11-11T09:30:00Z"/>
        </w:rPr>
      </w:pPr>
    </w:p>
    <w:p w14:paraId="2E30D506" w14:textId="4F5027C6" w:rsidR="0079500F" w:rsidRDefault="0079500F">
      <w:pPr>
        <w:rPr>
          <w:ins w:id="11" w:author="Kenneth Eade" w:date="2025-11-11T10:30:00Z" w16du:dateUtc="2025-11-11T09:30:00Z"/>
        </w:rPr>
      </w:pPr>
      <w:r w:rsidRPr="0079500F">
        <w:t>Seller Account Suspension: Account Deactivation - Verification Failure (</w:t>
      </w:r>
      <w:del w:id="12" w:author="Kenneth Eade" w:date="2025-11-11T10:30:00Z" w16du:dateUtc="2025-11-11T09:30:00Z">
        <w:r w:rsidRPr="0079500F" w:rsidDel="0079500F">
          <w:delText>e.g.,</w:delText>
        </w:r>
      </w:del>
      <w:r w:rsidRPr="0079500F">
        <w:t xml:space="preserve"> Utility Bill, ID</w:t>
      </w:r>
      <w:ins w:id="13" w:author="Kenneth Eade" w:date="2025-11-11T10:30:00Z" w16du:dateUtc="2025-11-11T09:30:00Z">
        <w:r>
          <w:t>, documentation</w:t>
        </w:r>
      </w:ins>
      <w:r w:rsidRPr="0079500F">
        <w:t>)</w:t>
      </w:r>
    </w:p>
    <w:p w14:paraId="20084561" w14:textId="77777777" w:rsidR="0079500F" w:rsidRDefault="0079500F">
      <w:pPr>
        <w:rPr>
          <w:ins w:id="14" w:author="Kenneth Eade" w:date="2025-11-11T10:30:00Z" w16du:dateUtc="2025-11-11T09:30:00Z"/>
        </w:rPr>
      </w:pPr>
    </w:p>
    <w:p w14:paraId="5D994D53" w14:textId="77777777" w:rsidR="0079500F" w:rsidRDefault="0079500F">
      <w:pPr>
        <w:rPr>
          <w:ins w:id="15" w:author="Kenneth Eade" w:date="2025-11-11T10:30:00Z" w16du:dateUtc="2025-11-11T09:30:00Z"/>
        </w:rPr>
      </w:pPr>
      <w:r w:rsidRPr="0079500F">
        <w:t>Seller Account Suspension: Account Compromised / Hacked</w:t>
      </w:r>
    </w:p>
    <w:p w14:paraId="36B1FF6D" w14:textId="77777777" w:rsidR="0079500F" w:rsidRDefault="0079500F">
      <w:pPr>
        <w:rPr>
          <w:ins w:id="16" w:author="Kenneth Eade" w:date="2025-11-11T10:30:00Z" w16du:dateUtc="2025-11-11T09:30:00Z"/>
        </w:rPr>
      </w:pPr>
    </w:p>
    <w:p w14:paraId="39CE4E23" w14:textId="77777777" w:rsidR="0079500F" w:rsidRDefault="0079500F">
      <w:pPr>
        <w:rPr>
          <w:ins w:id="17" w:author="Kenneth Eade" w:date="2025-11-11T10:31:00Z" w16du:dateUtc="2025-11-11T09:31:00Z"/>
        </w:rPr>
      </w:pPr>
      <w:r w:rsidRPr="0079500F">
        <w:t>Seller Account Suspension: Deceptive, Fraudulent, or Illegal Activity</w:t>
      </w:r>
    </w:p>
    <w:p w14:paraId="31308776" w14:textId="77777777" w:rsidR="0079500F" w:rsidRDefault="0079500F">
      <w:pPr>
        <w:rPr>
          <w:ins w:id="18" w:author="Kenneth Eade" w:date="2025-11-11T10:31:00Z" w16du:dateUtc="2025-11-11T09:31:00Z"/>
        </w:rPr>
      </w:pPr>
    </w:p>
    <w:p w14:paraId="07D8E379" w14:textId="77777777" w:rsidR="0079500F" w:rsidRDefault="0079500F">
      <w:pPr>
        <w:rPr>
          <w:ins w:id="19" w:author="Kenneth Eade" w:date="2025-11-11T10:31:00Z" w16du:dateUtc="2025-11-11T09:31:00Z"/>
        </w:rPr>
      </w:pPr>
      <w:r w:rsidRPr="0079500F">
        <w:t>Listing</w:t>
      </w:r>
      <w:ins w:id="20" w:author="Kenneth Eade" w:date="2025-11-11T10:31:00Z" w16du:dateUtc="2025-11-11T09:31:00Z">
        <w:r>
          <w:t xml:space="preserve"> Suspension</w:t>
        </w:r>
      </w:ins>
      <w:r w:rsidRPr="0079500F">
        <w:t>/Category Issue: Detail Page Abuse (e.g., Title/Bullet Point Tampering)</w:t>
      </w:r>
    </w:p>
    <w:p w14:paraId="1BD85875" w14:textId="77777777" w:rsidR="0079500F" w:rsidRDefault="0079500F">
      <w:pPr>
        <w:rPr>
          <w:ins w:id="21" w:author="Kenneth Eade" w:date="2025-11-11T10:31:00Z" w16du:dateUtc="2025-11-11T09:31:00Z"/>
        </w:rPr>
      </w:pPr>
    </w:p>
    <w:p w14:paraId="5BF459A1" w14:textId="77777777" w:rsidR="00BF59AF" w:rsidRDefault="0079500F">
      <w:pPr>
        <w:rPr>
          <w:ins w:id="22" w:author="Kenneth Eade" w:date="2025-11-11T10:37:00Z" w16du:dateUtc="2025-11-11T09:37:00Z"/>
        </w:rPr>
      </w:pPr>
      <w:r w:rsidRPr="0079500F">
        <w:t>Listing</w:t>
      </w:r>
      <w:ins w:id="23" w:author="Kenneth Eade" w:date="2025-11-11T10:31:00Z" w16du:dateUtc="2025-11-11T09:31:00Z">
        <w:r>
          <w:t xml:space="preserve"> </w:t>
        </w:r>
        <w:proofErr w:type="spellStart"/>
        <w:r>
          <w:t>Suspension</w:t>
        </w:r>
        <w:proofErr w:type="spellEnd"/>
        <w:r>
          <w:t xml:space="preserve"> </w:t>
        </w:r>
      </w:ins>
      <w:r w:rsidRPr="0079500F">
        <w:t>/Category Issue: Product Group / Category Approval (e.g., Toys, CPC)</w:t>
      </w:r>
      <w:del w:id="24" w:author="Kenneth Eade" w:date="2025-11-11T10:37:00Z" w16du:dateUtc="2025-11-11T09:37:00Z">
        <w:r w:rsidRPr="0079500F" w:rsidDel="00BF59AF">
          <w:delText xml:space="preserve">KDP </w:delText>
        </w:r>
      </w:del>
      <w:r w:rsidRPr="0079500F">
        <w:t xml:space="preserve">/ </w:t>
      </w:r>
    </w:p>
    <w:p w14:paraId="64AE337D" w14:textId="77777777" w:rsidR="00BF59AF" w:rsidRDefault="00BF59AF">
      <w:pPr>
        <w:rPr>
          <w:ins w:id="25" w:author="Kenneth Eade" w:date="2025-11-11T10:37:00Z" w16du:dateUtc="2025-11-11T09:37:00Z"/>
        </w:rPr>
      </w:pPr>
    </w:p>
    <w:p w14:paraId="04CE886F" w14:textId="50783FB0" w:rsidR="0079500F" w:rsidRDefault="0079500F">
      <w:pPr>
        <w:rPr>
          <w:ins w:id="26" w:author="Kenneth Eade" w:date="2025-11-11T10:31:00Z" w16du:dateUtc="2025-11-11T09:31:00Z"/>
        </w:rPr>
      </w:pPr>
      <w:r w:rsidRPr="0079500F">
        <w:t xml:space="preserve">ACX / </w:t>
      </w:r>
      <w:ins w:id="27" w:author="Kenneth Eade" w:date="2025-11-11T10:38:00Z" w16du:dateUtc="2025-11-11T09:38:00Z">
        <w:r w:rsidR="00BF59AF">
          <w:t xml:space="preserve">KDP Termination </w:t>
        </w:r>
      </w:ins>
      <w:del w:id="28" w:author="Kenneth Eade" w:date="2025-11-11T10:37:00Z" w16du:dateUtc="2025-11-11T09:37:00Z">
        <w:r w:rsidRPr="0079500F" w:rsidDel="00BF59AF">
          <w:delText>Merch</w:delText>
        </w:r>
      </w:del>
      <w:r w:rsidRPr="0079500F">
        <w:t xml:space="preserve">: </w:t>
      </w:r>
      <w:ins w:id="29" w:author="Kenneth Eade" w:date="2025-11-11T10:38:00Z" w16du:dateUtc="2025-11-11T09:38:00Z">
        <w:r w:rsidR="00BF59AF">
          <w:t>(</w:t>
        </w:r>
      </w:ins>
      <w:r w:rsidRPr="0079500F">
        <w:t>Content Guideline Violation</w:t>
      </w:r>
      <w:ins w:id="30" w:author="Kenneth Eade" w:date="2025-11-11T10:38:00Z" w16du:dateUtc="2025-11-11T09:38:00Z">
        <w:r w:rsidR="00BF59AF">
          <w:t xml:space="preserve"> </w:t>
        </w:r>
      </w:ins>
      <w:del w:id="31" w:author="Kenneth Eade" w:date="2025-11-11T10:38:00Z" w16du:dateUtc="2025-11-11T09:38:00Z">
        <w:r w:rsidRPr="0079500F" w:rsidDel="00BF59AF">
          <w:delText xml:space="preserve"> </w:delText>
        </w:r>
      </w:del>
      <w:r w:rsidRPr="0079500F">
        <w:t>(e.g., IP, Misleading Title)</w:t>
      </w:r>
    </w:p>
    <w:p w14:paraId="24F298E8" w14:textId="77777777" w:rsidR="0079500F" w:rsidRDefault="0079500F">
      <w:pPr>
        <w:rPr>
          <w:ins w:id="32" w:author="Kenneth Eade" w:date="2025-11-11T10:31:00Z" w16du:dateUtc="2025-11-11T09:31:00Z"/>
        </w:rPr>
      </w:pPr>
    </w:p>
    <w:p w14:paraId="1613F82C" w14:textId="77777777" w:rsidR="0079500F" w:rsidRDefault="0079500F">
      <w:pPr>
        <w:rPr>
          <w:ins w:id="33" w:author="Kenneth Eade" w:date="2025-11-11T10:31:00Z" w16du:dateUtc="2025-11-11T09:31:00Z"/>
        </w:rPr>
      </w:pPr>
      <w:r w:rsidRPr="0079500F">
        <w:t>FBA Shipping: FBA Shipping Violation (e.g., 2D Barcode)</w:t>
      </w:r>
    </w:p>
    <w:p w14:paraId="2FF91322" w14:textId="77777777" w:rsidR="0079500F" w:rsidRDefault="0079500F">
      <w:pPr>
        <w:rPr>
          <w:ins w:id="34" w:author="Kenneth Eade" w:date="2025-11-11T10:31:00Z" w16du:dateUtc="2025-11-11T09:31:00Z"/>
        </w:rPr>
      </w:pPr>
    </w:p>
    <w:p w14:paraId="3370B9AB" w14:textId="77777777" w:rsidR="0079500F" w:rsidRDefault="0079500F">
      <w:pPr>
        <w:rPr>
          <w:ins w:id="35" w:author="Kenneth Eade" w:date="2025-11-11T10:31:00Z" w16du:dateUtc="2025-11-11T09:31:00Z"/>
        </w:rPr>
      </w:pPr>
      <w:r w:rsidRPr="0079500F">
        <w:t>Amazon Relay Account: Amazon Relay Account Suspension (e.g., Subcontracting)</w:t>
      </w:r>
    </w:p>
    <w:p w14:paraId="2BB74C89" w14:textId="77777777" w:rsidR="0079500F" w:rsidRDefault="0079500F">
      <w:pPr>
        <w:rPr>
          <w:ins w:id="36" w:author="Kenneth Eade" w:date="2025-11-11T10:31:00Z" w16du:dateUtc="2025-11-11T09:31:00Z"/>
        </w:rPr>
      </w:pPr>
    </w:p>
    <w:p w14:paraId="3888C635" w14:textId="45716EDF" w:rsidR="0079500F" w:rsidRDefault="0079500F">
      <w:pPr>
        <w:rPr>
          <w:ins w:id="37" w:author="Kenneth Eade" w:date="2025-11-11T10:32:00Z" w16du:dateUtc="2025-11-11T09:32:00Z"/>
        </w:rPr>
      </w:pPr>
      <w:r w:rsidRPr="0079500F">
        <w:t>Brand Registry: Brand Registry Issue / Error</w:t>
      </w:r>
    </w:p>
    <w:p w14:paraId="0965E585" w14:textId="77777777" w:rsidR="0079500F" w:rsidRDefault="0079500F">
      <w:pPr>
        <w:rPr>
          <w:ins w:id="38" w:author="Kenneth Eade" w:date="2025-11-11T10:32:00Z" w16du:dateUtc="2025-11-11T09:32:00Z"/>
        </w:rPr>
      </w:pPr>
    </w:p>
    <w:p w14:paraId="08403425" w14:textId="490AF452" w:rsidR="0079500F" w:rsidRDefault="0079500F">
      <w:pPr>
        <w:rPr>
          <w:ins w:id="39" w:author="Kenneth Eade" w:date="2025-11-11T10:33:00Z" w16du:dateUtc="2025-11-11T09:33:00Z"/>
        </w:rPr>
      </w:pPr>
      <w:ins w:id="40" w:author="Kenneth Eade" w:date="2025-11-11T10:32:00Z" w16du:dateUtc="2025-11-11T09:32:00Z">
        <w:r>
          <w:t>Amazon Safety Suspension Appeal</w:t>
        </w:r>
      </w:ins>
      <w:ins w:id="41" w:author="Kenneth Eade" w:date="2025-11-11T10:33:00Z" w16du:dateUtc="2025-11-11T09:33:00Z">
        <w:r>
          <w:t>s</w:t>
        </w:r>
      </w:ins>
    </w:p>
    <w:p w14:paraId="52E4EE6A" w14:textId="77777777" w:rsidR="0079500F" w:rsidRDefault="0079500F">
      <w:pPr>
        <w:rPr>
          <w:ins w:id="42" w:author="Kenneth Eade" w:date="2025-11-11T10:33:00Z" w16du:dateUtc="2025-11-11T09:33:00Z"/>
        </w:rPr>
      </w:pPr>
    </w:p>
    <w:p w14:paraId="70D7CA76" w14:textId="0FE73B2A" w:rsidR="0079500F" w:rsidRDefault="0079500F">
      <w:pPr>
        <w:rPr>
          <w:ins w:id="43" w:author="Kenneth Eade" w:date="2025-11-11T10:33:00Z" w16du:dateUtc="2025-11-11T09:33:00Z"/>
        </w:rPr>
      </w:pPr>
      <w:ins w:id="44" w:author="Kenneth Eade" w:date="2025-11-11T10:33:00Z" w16du:dateUtc="2025-11-11T09:33:00Z">
        <w:r>
          <w:t>Amazon Variation Abuse Appeals</w:t>
        </w:r>
      </w:ins>
    </w:p>
    <w:p w14:paraId="2A0F57A7" w14:textId="77777777" w:rsidR="0079500F" w:rsidRDefault="0079500F">
      <w:pPr>
        <w:rPr>
          <w:ins w:id="45" w:author="Kenneth Eade" w:date="2025-11-11T10:33:00Z" w16du:dateUtc="2025-11-11T09:33:00Z"/>
        </w:rPr>
      </w:pPr>
    </w:p>
    <w:p w14:paraId="3CA4732C" w14:textId="25568C11" w:rsidR="0079500F" w:rsidRDefault="0079500F">
      <w:pPr>
        <w:rPr>
          <w:ins w:id="46" w:author="Kenneth Eade" w:date="2025-11-11T10:33:00Z" w16du:dateUtc="2025-11-11T09:33:00Z"/>
        </w:rPr>
      </w:pPr>
      <w:ins w:id="47" w:author="Kenneth Eade" w:date="2025-11-11T10:33:00Z" w16du:dateUtc="2025-11-11T09:33:00Z">
        <w:r>
          <w:lastRenderedPageBreak/>
          <w:t>Amazon Review Manipulation Appeals</w:t>
        </w:r>
      </w:ins>
    </w:p>
    <w:p w14:paraId="6A9609FE" w14:textId="77777777" w:rsidR="0079500F" w:rsidRDefault="0079500F">
      <w:pPr>
        <w:rPr>
          <w:ins w:id="48" w:author="Kenneth Eade" w:date="2025-11-11T10:33:00Z" w16du:dateUtc="2025-11-11T09:33:00Z"/>
        </w:rPr>
      </w:pPr>
    </w:p>
    <w:p w14:paraId="5CFCDAAA" w14:textId="3ED78ECB" w:rsidR="0079500F" w:rsidRDefault="0079500F">
      <w:pPr>
        <w:rPr>
          <w:ins w:id="49" w:author="Kenneth Eade" w:date="2025-11-11T10:33:00Z" w16du:dateUtc="2025-11-11T09:33:00Z"/>
        </w:rPr>
      </w:pPr>
      <w:ins w:id="50" w:author="Kenneth Eade" w:date="2025-11-11T10:33:00Z" w16du:dateUtc="2025-11-11T09:33:00Z">
        <w:r>
          <w:t>Amazon Sales Rank Manipulation Appeals</w:t>
        </w:r>
      </w:ins>
    </w:p>
    <w:p w14:paraId="238E39FE" w14:textId="77777777" w:rsidR="0079500F" w:rsidRDefault="0079500F">
      <w:pPr>
        <w:rPr>
          <w:ins w:id="51" w:author="Kenneth Eade" w:date="2025-11-11T10:31:00Z" w16du:dateUtc="2025-11-11T09:31:00Z"/>
        </w:rPr>
      </w:pPr>
    </w:p>
    <w:p w14:paraId="575F6FAF" w14:textId="77777777" w:rsidR="0079500F" w:rsidRDefault="0079500F">
      <w:pPr>
        <w:rPr>
          <w:ins w:id="52" w:author="Kenneth Eade" w:date="2025-11-11T10:31:00Z" w16du:dateUtc="2025-11-11T09:31:00Z"/>
        </w:rPr>
      </w:pPr>
    </w:p>
    <w:p w14:paraId="784560BB" w14:textId="192EBDBE" w:rsidR="0079500F" w:rsidRDefault="00BF59AF">
      <w:pPr>
        <w:rPr>
          <w:ins w:id="53" w:author="Kenneth Eade" w:date="2025-11-11T10:36:00Z" w16du:dateUtc="2025-11-11T09:36:00Z"/>
        </w:rPr>
      </w:pPr>
      <w:ins w:id="54" w:author="Kenneth Eade" w:date="2025-11-11T10:37:00Z" w16du:dateUtc="2025-11-11T09:37:00Z">
        <w:r>
          <w:t>Merch by Amazon (MBA)</w:t>
        </w:r>
      </w:ins>
      <w:ins w:id="55" w:author="Kenneth Eade" w:date="2025-11-11T10:34:00Z" w16du:dateUtc="2025-11-11T09:34:00Z">
        <w:r w:rsidR="0079500F">
          <w:t xml:space="preserve"> </w:t>
        </w:r>
      </w:ins>
      <w:ins w:id="56" w:author="Kenneth Eade" w:date="2025-11-11T10:31:00Z" w16du:dateUtc="2025-11-11T09:31:00Z">
        <w:r w:rsidR="0079500F">
          <w:t xml:space="preserve">Account </w:t>
        </w:r>
      </w:ins>
      <w:ins w:id="57" w:author="Kenneth Eade" w:date="2025-11-11T10:32:00Z" w16du:dateUtc="2025-11-11T09:32:00Z">
        <w:r w:rsidR="0079500F">
          <w:t>Termination</w:t>
        </w:r>
      </w:ins>
    </w:p>
    <w:p w14:paraId="047C500A" w14:textId="77777777" w:rsidR="00C25D40" w:rsidRDefault="00C25D40">
      <w:pPr>
        <w:rPr>
          <w:ins w:id="58" w:author="Kenneth Eade" w:date="2025-11-11T10:36:00Z" w16du:dateUtc="2025-11-11T09:36:00Z"/>
        </w:rPr>
      </w:pPr>
    </w:p>
    <w:p w14:paraId="2F17D02A" w14:textId="565F0B9B" w:rsidR="00C25D40" w:rsidRDefault="00C25D40">
      <w:pPr>
        <w:rPr>
          <w:ins w:id="59" w:author="Kenneth Eade" w:date="2025-11-11T10:32:00Z" w16du:dateUtc="2025-11-11T09:32:00Z"/>
        </w:rPr>
      </w:pPr>
      <w:ins w:id="60" w:author="Kenneth Eade" w:date="2025-11-11T10:36:00Z" w16du:dateUtc="2025-11-11T09:36:00Z">
        <w:r>
          <w:t>Other</w:t>
        </w:r>
      </w:ins>
    </w:p>
    <w:p w14:paraId="295F5792" w14:textId="77777777" w:rsidR="0079500F" w:rsidRDefault="0079500F">
      <w:pPr>
        <w:rPr>
          <w:ins w:id="61" w:author="Kenneth Eade" w:date="2025-11-11T10:32:00Z" w16du:dateUtc="2025-11-11T09:32:00Z"/>
        </w:rPr>
      </w:pPr>
    </w:p>
    <w:p w14:paraId="5D1FF171" w14:textId="77777777" w:rsidR="0079500F" w:rsidRDefault="0079500F"/>
    <w:sectPr w:rsidR="00795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enneth Eade">
    <w15:presenceInfo w15:providerId="Windows Live" w15:userId="fe292e49bdfe6a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0F"/>
    <w:rsid w:val="000B51F9"/>
    <w:rsid w:val="001B789D"/>
    <w:rsid w:val="00357FB8"/>
    <w:rsid w:val="00505978"/>
    <w:rsid w:val="006133AB"/>
    <w:rsid w:val="0079500F"/>
    <w:rsid w:val="00A478FF"/>
    <w:rsid w:val="00BF59AF"/>
    <w:rsid w:val="00C25D40"/>
    <w:rsid w:val="00C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AEDE1"/>
  <w15:chartTrackingRefBased/>
  <w15:docId w15:val="{901CCFDF-615A-9D48-ABAC-559E9B61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0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95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Eade</dc:creator>
  <cp:keywords/>
  <dc:description/>
  <cp:lastModifiedBy>Kenneth Eade</cp:lastModifiedBy>
  <cp:revision>3</cp:revision>
  <dcterms:created xsi:type="dcterms:W3CDTF">2025-11-11T09:28:00Z</dcterms:created>
  <dcterms:modified xsi:type="dcterms:W3CDTF">2025-11-11T09:38:00Z</dcterms:modified>
</cp:coreProperties>
</file>